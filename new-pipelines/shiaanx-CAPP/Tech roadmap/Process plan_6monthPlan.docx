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AI-Powered CAM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8" w:sz="8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30"/>
          <w:szCs w:val="30"/>
          <w:rtl w:val="0"/>
        </w:rPr>
        <w:t xml:space="preserve">6-Month Development Roadmap — Phase 1: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Version 1.0   |   Q1–Q2 2026   |   Prepared for Internal Engineering &amp; Product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defines a concrete, executable 6-month roadmap for Phase 1 (Foundation) of the AI-powered CAM assistant project. The goal of this phase is to go from zero to a working prototype that can automatically recognize machining features from a real CAD model, generate basic machining strategies for prismatic parts, compute physics-based cutting parameters, and inject editable operations into Autodesk Fusion — demonstrating a credible end-to-end flow to investors and pilot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blueprint analysis identified five architectural modules: CAM integration, automatic feature recognition (AFR), AI strategy generation, cutting parameter optimization, and digital twin simulation. This 6-month plan focuses on modules 1, 2, and 4 — the minimum viable set needed to show real value — while laying technical foundations for the remaining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Target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Autodesk Fusion (Python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End-State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-159707029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Prismatic part → auto-programmed toolpaths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Team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4–5 engineers + 1 machining domain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Pilot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job shop, 10–20 parts by month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Strategic Framing &amp; Scope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Before detailing the plan, three critical scope decisions shape everything in this phase: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Decision 1: Autodesk Fusion First, Others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Fusion has a Python-native CAM API (adsk.cam) that allows creating setups, operations, and triggering toolpath generation programmatically — the fastest integration path. Mastercam and NX require C#/.NET and NXOpen respectively, adding ramp-up time. Fusion also has a large, growing user base in job shops (the primary target customer). NX integration is deferred to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Decision 2: Prismatic Parts Only in Month 1–6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Complex freeform and 5-axis strategies are deferred. Prismatic parts (pockets, slots, holes, steps, bosses, chamfers) represent ~60–70% of typical job shop work and are solvable with well-understood toolpath strategies. This scoping allows the team to build a polished, reliable experience rather than a broad, unreliable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Decision 3: Cloud AI, Local Fusion Plug-In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Fusion plug-in will be a thin client: it extracts geometry and configuration, sends it to a cloud AI service (FastAPI on AWS), and injects results back into Fusion. This separates concerns cleanly — the AI engine can be iterated without re-deploying the plug-in, and compute-heavy physics simulation runs server-side. The API will be designed from Day 1 to be CAM-platform-agnostic.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Team &amp; Resourcing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following roles are required for this 6-month phase. Roles can overlap in a small startup context, b</w:t>
      </w:r>
      <w:sdt>
        <w:sdtPr>
          <w:id w:val="2049824597"/>
          <w:tag w:val="goog_rdk_1"/>
        </w:sdtPr>
        <w:sdtContent>
          <w:ins w:author="Siddhant Gupta" w:id="0" w:date="2026-02-28T06:25:20Z">
            <w:sdt>
              <w:sdtPr>
                <w:id w:val="1588844392"/>
                <w:tag w:val="goog_rdk_2"/>
              </w:sdtPr>
              <w:sdtContent>
                <w:del w:author="Siddhant Gupta" w:id="1" w:date="2026-03-02T06:18:16Z"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delText xml:space="preserve"> </w:delText>
                  </w:r>
                </w:del>
              </w:sdtContent>
            </w:sdt>
          </w:ins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 domain expertise in machining physics is non-negotiable — this cannot be learned on the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3600"/>
        <w:gridCol w:w="2160"/>
        <w:tblGridChange w:id="0">
          <w:tblGrid>
            <w:gridCol w:w="2400"/>
            <w:gridCol w:w="1200"/>
            <w:gridCol w:w="36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Core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ML/AI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AFR model design &amp; training, strategy gen engine, surrogate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Month 1 onward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Cloud API (FastAPI), physics engine (C++/Python), data 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Month 1 onward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 Plug-In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Fusion Python API integration, UI overlay, result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Month 1 onward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Machining Domain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Cutting parameter validation, strategy rules, shop-floor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Month 1 onward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ML Engineer (support)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0.5 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Dataset generation, model training ops, evaluation harness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Month 2 onward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DevOps /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0.25 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AWS setup, CI/CD, security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Month 1–2, then on-call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Budget note: Total fully-loaded burn for this team (4.75 FTE) at market rates is approximately $250–350K for 6 months depending on geography and seniority. AWS compute for training and inference at this scale typically runs $2–5K/month.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MONTH 1  Infrastructure &amp; Data Foundation</w:t>
            </w:r>
            <w:r w:rsidDel="00000000" w:rsidR="00000000" w:rsidRPr="00000000">
              <w:rPr>
                <w:rFonts w:ascii="Arial" w:cs="Arial" w:eastAsia="Arial" w:hAnsi="Arial"/>
                <w:color w:val="d6e4f0"/>
                <w:sz w:val="20"/>
                <w:szCs w:val="20"/>
                <w:rtl w:val="0"/>
              </w:rPr>
              <w:t xml:space="preserve">   |   Weeks 1–4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Month 1 is entirely about foundations. No user-visible features will exist by the end of this month, but the infrastructure that everything else builds on must be solid. A common failure mode in ML projects is spending months on model development only to discover the data pipeline or deployment infrastructure is broken. Month 1 eliminates that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Engineering Tasks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800"/>
        <w:gridCol w:w="2400"/>
        <w:gridCol w:w="1660"/>
        <w:tblGridChange w:id="0">
          <w:tblGrid>
            <w:gridCol w:w="3500"/>
            <w:gridCol w:w="1800"/>
            <w:gridCol w:w="24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Stand up AWS infrastructure (VPC, ECS/EC2, RDS, S3)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Deployed cloud environment with 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 health check passes; infra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 up FastAPI skeleton with Fusion plug-in handshake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REST API with /health, /analyze, /generate stubs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Fusion plug-in can POST a ping and receive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Build Fusion plug-in scaffold: extract STEP geometry from active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 Plug-In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Fusion plug-in that extracts B-Rep / STEP and sends to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test models extracted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Synthetic CAD dataset generation pipeline using pythonOCC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1,000 diverse prismatic part CAD files with feature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Dataset passes variety and correctness audit by domain expert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Define feature taxonomy: 12–15 prismatic feature types with 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Domain Expert + 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Feature ontology document + label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Sign-off from machining expert; maps to machining op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 up PyTorch Geometric environment + B-Rep to graph converter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186549181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pythonOCC → face-edge graph pipeline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 sample models converted; graphs visually verified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End of Month 1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Fusion plug-in successfully extracts geometry from 3 real CAD models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API is live and reachable from Fusion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Synthetic dataset of 1,000 labeled parts exists in S3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52619630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B-Rep → graph conversion working for all 1,000 parts</w:t>
          </w:r>
        </w:sdtContent>
      </w:sdt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2874a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MONTH 2  Automatic Feature Recognition — Training</w:t>
            </w:r>
            <w:r w:rsidDel="00000000" w:rsidR="00000000" w:rsidRPr="00000000">
              <w:rPr>
                <w:rFonts w:ascii="Arial" w:cs="Arial" w:eastAsia="Arial" w:hAnsi="Arial"/>
                <w:color w:val="d6e4f0"/>
                <w:sz w:val="20"/>
                <w:szCs w:val="20"/>
                <w:rtl w:val="0"/>
              </w:rPr>
              <w:t xml:space="preserve">   |   Weeks 5–8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Month 2 focuses on training the first version of the AFR model. The goal is not perfection — it is a trained model that demonstrates the approach works and establishes a performance baseline. Research benchmarks show &gt;97% accuracy with HGCNN on clean datasets; realistically, the first internal model will achieve 80–85% on the held-out test set, which is sufficient to proceed.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Engineering Tasks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800"/>
        <w:gridCol w:w="2400"/>
        <w:gridCol w:w="1660"/>
        <w:tblGridChange w:id="0">
          <w:tblGrid>
            <w:gridCol w:w="3500"/>
            <w:gridCol w:w="1800"/>
            <w:gridCol w:w="24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Train baseline HGCNN model on 1,000-part synthetic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ML Lead + ML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Trained AFR model checkpoint + evaluation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&gt;80% per-feature classification accuracy on held-out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Expand synthetic dataset to 5,000 parts with more complex intersecting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5,000-part training corpus in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Dataset diversity score reviewed by domain expert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Implement dimension extraction module: extract depth, width, diameter from recognized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Dimension extraction pipeline integrated with AFR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&lt;10% mean relative error on 50 test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Integrate AFR model into cloud API: /analyze endpoint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46584028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POST /analyze → returns JSON feature list with dimensions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 processes a STEP file in &lt;5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Fusion plug-in: display recognized features overlaid 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 Plug-In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Visual feature overlay in Fusion viewport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Domain expert can verify feature detections visually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Collect 20 real customer parts from pilot shop (with permission)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Domain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 real-world STEP files + machining intent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Parts span at least 8 feature types from taxonomy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End of Month 2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AFR model correctly identifies features on at least 15 of 20 real shop parts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/analyze endpoint returns results in under 5 seconds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 overlay visible in Fusion for a test user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2e86a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MONTH 3  Cutting Parameter Physics Engine</w:t>
            </w:r>
            <w:r w:rsidDel="00000000" w:rsidR="00000000" w:rsidRPr="00000000">
              <w:rPr>
                <w:rFonts w:ascii="Arial" w:cs="Arial" w:eastAsia="Arial" w:hAnsi="Arial"/>
                <w:color w:val="d6e4f0"/>
                <w:sz w:val="20"/>
                <w:szCs w:val="20"/>
                <w:rtl w:val="0"/>
              </w:rPr>
              <w:t xml:space="preserve">   |   Weeks 9–12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Month 3 builds the cutting parameter optimizer — the module that computes feeds, speeds, depth of cut, and stepover for each recognized feature. This is the most domain-knowledge-intensive component. The machining domain expert leads this month, with the backend engineer implementing the C++ mechanics. The approach follows the Altintas/Budak mechanistic force model, which is well-documented in academic literature and has known coefficients for common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Engineering Tasks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800"/>
        <w:gridCol w:w="2400"/>
        <w:gridCol w:w="1660"/>
        <w:tblGridChange w:id="0">
          <w:tblGrid>
            <w:gridCol w:w="3500"/>
            <w:gridCol w:w="1800"/>
            <w:gridCol w:w="24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Implement mechanistic cutting force model in C++ (chip load, radial/axial engagement, tangential forces)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Eng + Domain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C++ library with Python bindings for force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Force predictions within 15% of published empirical data for aluminum 6061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Build material database: aluminum alloys, mild steel, 304 stainless (start here)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Domain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JSON material database with force coefficients and tool wear constants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Validated against Sandvik/Kennametal published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Implement extended Taylor tool life equation with feed/doc 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Tool life prediction function integrated into C++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Tool life estimates within 20% of published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Build tool library importer: read Fusion tool library XML/JSON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 Plug-In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Tool library parser that extracts diameter, flutes, coating, 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Correctly parses 3 common Fusion tool libraries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Implement multi-objective optimizer: minimize cycle time subject to force, surface Ra, and power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Eng + 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Optimizer that returns Pareto-optimal feeds/speeds given feature + tool +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Outputs reasonable parameters validated by domain expert on 10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Expose /parameters endpoint in cloud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1637178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POST /parameters → returns feeds, speeds, depth of cut, stepover per feature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-48541630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End-to-end test: STEP file in → parameters out in &lt;10 seconds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End of Month 3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 expert validates cutting parameters for aluminum on 10 test features as 'would use these in production'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Physics engine runs in under 2 seconds per feature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 library import working from a real Fusion tool library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b6ca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MONTH 4  Strategy Generation &amp; CAM Injection</w:t>
            </w:r>
            <w:r w:rsidDel="00000000" w:rsidR="00000000" w:rsidRPr="00000000">
              <w:rPr>
                <w:rFonts w:ascii="Arial" w:cs="Arial" w:eastAsia="Arial" w:hAnsi="Arial"/>
                <w:color w:val="d6e4f0"/>
                <w:sz w:val="20"/>
                <w:szCs w:val="20"/>
                <w:rtl w:val="0"/>
              </w:rPr>
              <w:t xml:space="preserve">   |   Weeks 13–16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Month 4 is the critical integration month. The strategy generation engine assembles recognized features + cutting parameters into a sequenced machining plan, and the Fusion plug-in injects the result as actual, editable CAM operations. This is the first time the end-to-end flow is visible inside a real CAM environment — a major internal milestone.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Engineering Tasks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800"/>
        <w:gridCol w:w="2400"/>
        <w:gridCol w:w="1660"/>
        <w:tblGridChange w:id="0">
          <w:tblGrid>
            <w:gridCol w:w="3500"/>
            <w:gridCol w:w="1800"/>
            <w:gridCol w:w="24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Build rule-based strategy sequencer for prismatic features (roughing before finishing, accessibility checks, operation ordering)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Domain Expert + Backend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sdt>
              <w:sdtPr>
                <w:id w:val="31927767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Strategy sequencer that takes feature list → ordered operation list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Correct operation sequence on 20 test parts (verified by domain expert)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Implement tool selection logic: for each feature + material, select best available tool from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Domain Expert + 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Tool selector module integrated into strategy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Tool selections validated as correct on 20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Implement Fusion API operation injection: create 2D Pocket, 2D Contour, Drilling operations with computed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 Plug-In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Fusion plug-in that creates native operations from API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Operations appear in Fusion CAM browser, toolpaths generate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Build approach direction analysis: determine optimal setup orientation per feature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ML Lead + Domain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Setup planner that groups features by machinable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Correct setup count on 15 test parts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Create Fusion side panel UI: show analysis status, feature list, 'Generate' button, progress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 Plug-In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Working Fusion plug-in UI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Non-technical tester can use it without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End-to-end integration test: one click to go from open model to populated CAM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Working demo video of full flow on 3 sample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Operations generate without errors; cycle time estimate shown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End of Month 4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25957483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Full end-to-end flow working: STEP model → feature recognition → parameters → Fusion operations injected</w:t>
          </w:r>
        </w:sdtContent>
      </w:sdt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 recorded and reviewed internally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Pilot shop contact previews demo and provides written feedback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5436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MONTH 5  Pilot Testing &amp; Refinement</w:t>
            </w:r>
            <w:r w:rsidDel="00000000" w:rsidR="00000000" w:rsidRPr="00000000">
              <w:rPr>
                <w:rFonts w:ascii="Arial" w:cs="Arial" w:eastAsia="Arial" w:hAnsi="Arial"/>
                <w:color w:val="d6e4f0"/>
                <w:sz w:val="20"/>
                <w:szCs w:val="20"/>
                <w:rtl w:val="0"/>
              </w:rPr>
              <w:t xml:space="preserve">   |   Weeks 17–20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Month 5 shifts the team's primary focus from building to testing with real users. The pilot shop partner uses the plug-in on 10–15 real production parts and documents everything that breaks, confuses, or produces wrong results. Simultaneously, the engineering team establishes the feedback data pipeline that will power continuous improvement in later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Engineering Tasks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800"/>
        <w:gridCol w:w="2400"/>
        <w:gridCol w:w="1660"/>
        <w:tblGridChange w:id="0">
          <w:tblGrid>
            <w:gridCol w:w="3500"/>
            <w:gridCol w:w="1800"/>
            <w:gridCol w:w="24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Deploy plug-in to pilot shop; provide onboarding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Domain Expert + CAM Plug-In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Pilot shop actively using the tool on real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Pilot shop completes first 5 parts with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Implement structured feedback collection: rate each operation (correct / needs tweak / wrong)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Eng + CAM Plug-In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In-plug-in rating widget + backend logging to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Feedback records stored with part geometry and AI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AFR model refinement: retrain on 5,000 parts + 20 real pilot parts; address observed failure modes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ML Lead + ML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AFR v2 model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&gt;90% accuracy on pilot part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Cutting parameter corrections: update coefficients based on pilot shop actual machining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Domain Expert + Backend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Calibrated material database with pilot-shop-validated constants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produce acceptable surface finish on 8 of 10 pilot parts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Add basic collision avoidance check: flag tool holder vs. fixture clearance issues before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Collision pre-check module with warning in Fusion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Correctly flags 5 seeded collision 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Performance optimization: reduce end-to-end API latency to &lt;15 seconds for typical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Profiled and optimized API with benchmarks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P90 latency &lt;15s on 20 representative test parts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End of Month 5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Pilot shop has used tool on minimum 10 real parts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 expert rates generated parameters as 'usable without significant changes' on 8 of 10 parts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Feedback database populated with 50+ operation ratings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0d213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MONTH 6  Stabilization, Metrics &amp; Phase 2 Prep</w:t>
            </w:r>
            <w:r w:rsidDel="00000000" w:rsidR="00000000" w:rsidRPr="00000000">
              <w:rPr>
                <w:rFonts w:ascii="Arial" w:cs="Arial" w:eastAsia="Arial" w:hAnsi="Arial"/>
                <w:color w:val="d6e4f0"/>
                <w:sz w:val="20"/>
                <w:szCs w:val="20"/>
                <w:rtl w:val="0"/>
              </w:rPr>
              <w:t xml:space="preserve">   |   Weeks 21–24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Month 6 is about hardening what was built, quantifying results against benchmark targets, and documenting the architecture cleanly so Phase 2 can begin without technical debt. A key deliverable is the phase-end performance report that answers: did we hit the targets from the blueprint?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Engineering Tasks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800"/>
        <w:gridCol w:w="2400"/>
        <w:gridCol w:w="1660"/>
        <w:tblGridChange w:id="0">
          <w:tblGrid>
            <w:gridCol w:w="3500"/>
            <w:gridCol w:w="1800"/>
            <w:gridCol w:w="24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Run formal benchmark: measure programming time reduction on 20 standard parts vs. manual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Domain Expert +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Benchmark report with time 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sdt>
              <w:sdtPr>
                <w:id w:val="3375774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Demonstrate ≥50% programming time reduction (target 80% by Phase 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Implement cycle time estimation: sum operation times using machine feed rates and path lengths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Cycle time display in Fusion side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Estimates within 20% of actual machine runtime on 10 test parts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Documentation: API spec (OpenAPI), plug-in architecture, model cards for AFR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Technical documentation in Confluence/Notion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New engineer can set up dev environment in &lt;2 hours using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Security audit: review API authentication, data handling, and STEP file storage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Eng +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Security review report + remediation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critical findings outstanding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Phase 2 planning: design NX integration architecture, 5-axis strategy spec, and surrogate model training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ML Lead + Domain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Phase 2 technical spec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Reviewed and approved by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Investor / customer demo preparation: polish UI, record demo video of best-case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Demo video + pitch deck data 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Demo reviewed and approved by founders/stakeholders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End of Month 6 Gate (Phase 1 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92612909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End-to-end flow reliable on ≥80% of submitted prismatic parts</w:t>
          </w:r>
        </w:sdtContent>
      </w:sdt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11378402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Programming time reduction ≥50% demonstrated on 20-part benchmark</w:t>
          </w:r>
        </w:sdtContent>
      </w:sdt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paying or LOI-signed pilot customer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documentation complete; Phase 2 spec written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Milestone &amp; Gate Summary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000"/>
        <w:gridCol w:w="3460"/>
        <w:tblGridChange w:id="0">
          <w:tblGrid>
            <w:gridCol w:w="900"/>
            <w:gridCol w:w="50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Gate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Cloud API + Fusion geometry extraction working; synthetic dataset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Plug-in can send/receive data; 1,000 labeled parts in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AFR model trained; feature detection live in Fusion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&gt;80% accuracy on held-out set; visual overlay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Physics engine computing cutting parameters for Al + steel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Domain expert validates parameters on 10 test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sdt>
              <w:sdtPr>
                <w:id w:val="-22174157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End-to-end demo: model → Fusion operations in one click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parts demo'd without manual errors; pilot shop previews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Pilot shop actively using tool on real production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 parts processed; 8 rated 'usable'; feedback pipeline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Phase 1 complete: benchmarked, documented, Phase 2 scoped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sdt>
              <w:sdtPr>
                <w:id w:val="-202134552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≥50% time reduction demonstrated; 1 pilot customer committed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Risks &amp; Mitigation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0"/>
        <w:gridCol w:w="1200"/>
        <w:gridCol w:w="3960"/>
        <w:tblGridChange w:id="0">
          <w:tblGrid>
            <w:gridCol w:w="3000"/>
            <w:gridCol w:w="1200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Fusion CAM API cannot inject operations with custom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 Fusion API injection in Week 1 as a spike. Fallback: generate a Fusion script file the user runs manually. Escalate to Autodesk partner program for API access if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AFR model accuracy insufficient on real-world parts (mesh quality, STEP variability)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Begin collecting real customer STEP files in Month 2. Allocate 20% of Month 3 to data cleaning and model robustness. Set accuracy floor of 75% as minimum viable.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Domain expert unavailable or insufficient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Hire machinist consultant with CNC programming experience as non-negotiable. Budget 2–3 weeks for knowledge capture into structured rule sets before this becomes a bottleneck.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Physics model diverges from real cuts (material variability, tool wear)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Frame physics model as 'starting point, not gospel.' Let users tweak parameters and log edits as ground truth for ML refinement in Phase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Pilot shop not engaged or parts too complex for Phase 1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Screen pilot shop in Month 1. Provide 5–10 representative 'compatible' part files they can use immediately. Set expectations clearly: 'works on prismatic parts in aluminum and mild steel.'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6-month timeline overruns due to technical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Months 1–3 are largely sequential and lower-risk. Months 4–5 carry the most integration risk. Build a 2-week buffer into Month 4 by reducing Month 5 scope if needed (defer collision check to Phase 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Technology Stack — Phase 1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 Plug-In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Python, adsk.cam (Fusion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Native Python support; fastest integration path for Fusion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Cloud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Python FastAPI on AWS ECS (Fargate)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 performance, auto-scaling, async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Feature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PyTorch Geometric + pythonOCC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GNN on B-Rep graphs; pythonOCC for STEP parsing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Physics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Custom C++ with pybind11 Python bindings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Mechanistic force models require low-level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SciPy (SLSQP), custom Pareto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Mature, well-documented, sufficient for Phase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PostgreSQL (RDS) +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Relational for jobs/feedback; S3 for geometry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AWS SageMaker (spot instances)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Cost-effective GPU training for GNN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GitHub Actions + Docker + ECR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fe8" w:space="0" w:sz="4" w:val="single"/>
              <w:left w:color="aecfe8" w:space="0" w:sz="4" w:val="single"/>
              <w:bottom w:color="aecfe8" w:space="0" w:sz="4" w:val="single"/>
              <w:right w:color="ae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Standard, easy to maintain at small team scale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Explicitly Out of Scope for 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following items are deferred to Phases 2–4. Being explicit about scope prevents scope creep and keeps the team focused on demonstrable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NX and Mastercam integration (Phase 2)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5-axis and 3+2 axis strategies (Phase 3)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Reinforcement learning strategy optimization (Phase 3)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Real-time sensor feedback and digital twin (Phase 3–4)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Fixture and soft jaw design automation (Phase 3)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Freeform surface machining (Phase 4)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Multi-tenant enterprise deployment / SSO (Phase 4)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SOC 2 / ISO 27001 certification (Phase 4)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Definition of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Phase 1 is a success if, at the end of Month 6, a machinist at the pilot shop can open a new aluminum prismatic part in Autodesk Fusion, click 'Generate' in the CAM Assistant panel, and have a fully populated CAM tree with reasonable operations and cutting parameters in under 30 seconds — saving at least 1–2 hours compared to manual programming. Everything in this 6-month plan is oriented toward making that single scenario work reliably.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80% programming time reduction target in the blueprint is a Phase 4 goal. A credible 50% reduction by Month 6 on a narrow scope is a stronger foundation than a fragile 80% on paper.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pBdr>
        <w:top w:color="2e75b6" w:space="6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Confidential — Internal Use OnlyPage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pBdr>
        <w:bottom w:color="2e75b6" w:space="6" w:sz="4" w:val="single"/>
      </w:pBdr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AI-Powered CAM Assistant — 6-Month Development Plan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GJEgDDeXI9YRNvpsEXdH4JnFHg==">CgMxLjAaJAoBMBIfCh0IB0IZCgVBcmlhbBIQQXJpYWwgVW5pY29kZSBNUxoaCgExEhUKEwgEKg8KC0FBQUJ6cjVIbmJREAEaGgoBMhIVChMIBCoPCgtBQUFCMVFIdXZrOBAC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2026-02-28T06:11:00.118Z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